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b w:val="1"/>
          <w:vertAlign w:val="baseline"/>
          <w:rtl w:val="0"/>
        </w:rPr>
        <w:t xml:space="preserve">&lt;Project&gt;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&lt;</w:t>
      </w:r>
      <w:r w:rsidDel="00000000" w:rsidR="00000000" w:rsidRPr="00000000">
        <w:rPr>
          <w:rFonts w:ascii="Arial" w:cs="Arial" w:eastAsia="Arial" w:hAnsi="Arial"/>
          <w:b w:val="1"/>
          <w:sz w:val="28"/>
          <w:szCs w:val="28"/>
          <w:rtl w:val="0"/>
        </w:rPr>
        <w:t xml:space="preserve">Deniz Ekin Ünsal</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b w:val="1"/>
          <w:sz w:val="28"/>
          <w:szCs w:val="28"/>
          <w:rtl w:val="0"/>
        </w:rPr>
        <w:t xml:space="preserve">SQL DEDECTIVE</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w:t>
      </w:r>
      <w:r w:rsidDel="00000000" w:rsidR="00000000" w:rsidRPr="00000000">
        <w:rPr>
          <w:rFonts w:ascii="Arial" w:cs="Arial" w:eastAsia="Arial" w:hAnsi="Arial"/>
          <w:b w:val="1"/>
          <w:sz w:val="28"/>
          <w:szCs w:val="28"/>
          <w:rtl w:val="0"/>
        </w:rPr>
        <w:t xml:space="preserve">09.11.2025</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ir8bd3gnfsr"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id w:val="2073820892"/>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_heading=h.w8y9x5l023ro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_heading=h.oocbpqg6unxi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_heading=h.dr7g69uah7oi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_heading=h.n695rmnli8p7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_heading=h.ovhlognhaqnn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_heading=h.gmio8xcmawjb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_heading=h.j0pfc9tpe32c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_heading=h.x3wkszwtiw6x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_heading=h.nr17dafenjgx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_heading=h.ko0pv81x78n4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_heading=h.3cmwep61la85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_heading=h.kx5oqawisfoz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_heading=h.wr8j1mp0omhl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_heading=h.l9em5tlbcm0y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_heading=h.u4w234v2z8ab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_heading=h.54ornplco4rt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_heading=h.b9nf9k84zef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_heading=h.ifllmv99tc5c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_heading=h.kh6yphs1cyqg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_heading=h.m8vo8ioodpxi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_heading=h.cuvn0xyeyrmk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_heading=h.d1f73pyra4xt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_heading=h.xtupjfxi2n57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_heading=h.pv7y3u9pck78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_heading=h.5fttcpymwn2o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_heading=h.qlx72r6wcbmo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_heading=h.3olpaamwnkkn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_heading=h.2ioe9jjx9eyj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_heading=h.dws5sefevg9b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_heading=h.9pvqu3sp82qh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_heading=h.52qzh9hu075h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_heading=h.qkzw3ehrl6l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_heading=h.9yccjhi9655z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_heading=h.lrb5i0c8ihsh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vertAlign w:val="baseline"/>
        </w:rPr>
      </w:pPr>
      <w:bookmarkStart w:colFirst="0" w:colLast="0" w:name="_heading=h.oocbpqg6unxi"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t xml:space="preserve">Deniz Ekin Ünsal</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9/11/2025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r>
    </w:tbl>
    <w:sdt>
      <w:sdtPr>
        <w:id w:val="1213641253"/>
        <w:tag w:val="goog_rdk_2"/>
      </w:sdtPr>
      <w:sdtContent>
        <w:p w:rsidR="00000000" w:rsidDel="00000000" w:rsidP="00000000" w:rsidRDefault="00000000" w:rsidRPr="00000000" w14:paraId="0000003B">
          <w:pPr>
            <w:rPr>
              <w:del w:author="Deniz Ekin Ünsal" w:id="0" w:date="2025-11-09T17:34:40Z"/>
              <w:b w:val="0"/>
              <w:vertAlign w:val="baseline"/>
            </w:rPr>
          </w:pPr>
          <w:sdt>
            <w:sdtPr>
              <w:id w:val="626483786"/>
              <w:tag w:val="goog_rdk_1"/>
            </w:sdtPr>
            <w:sdtContent>
              <w:del w:author="Deniz Ekin Ünsal" w:id="0" w:date="2025-11-09T17:34:40Z">
                <w:r w:rsidDel="00000000" w:rsidR="00000000" w:rsidRPr="00000000">
                  <w:rPr>
                    <w:rtl w:val="0"/>
                  </w:rPr>
                </w:r>
              </w:del>
            </w:sdtContent>
          </w:sdt>
        </w:p>
      </w:sdtContent>
    </w:sdt>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pq19ojg3k54t" w:id="2"/>
      <w:bookmarkEnd w:id="2"/>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k6ltxqrhwf1n" w:id="3"/>
      <w:bookmarkEnd w:id="3"/>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18jqzi9i9v9z" w:id="4"/>
      <w:bookmarkEnd w:id="4"/>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54j3t9frpb2i" w:id="5"/>
      <w:bookmarkEnd w:id="5"/>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lodrxo6j7w6p" w:id="6"/>
      <w:bookmarkEnd w:id="6"/>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5f0g9y9vrgxm" w:id="7"/>
      <w:bookmarkEnd w:id="7"/>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snm0kqboj3f" w:id="8"/>
      <w:bookmarkEnd w:id="8"/>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a841aioim4gq" w:id="9"/>
      <w:bookmarkEnd w:id="9"/>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yj5glx4kmb2g" w:id="10"/>
      <w:bookmarkEnd w:id="10"/>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bpy5jeyq1dwe" w:id="11"/>
      <w:bookmarkEnd w:id="11"/>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g6bgl9wn4q3f" w:id="12"/>
      <w:bookmarkEnd w:id="12"/>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Rule="auto"/>
        <w:rPr>
          <w:rFonts w:ascii="Arial" w:cs="Arial" w:eastAsia="Arial" w:hAnsi="Arial"/>
          <w:i w:val="1"/>
          <w:sz w:val="34"/>
          <w:szCs w:val="34"/>
        </w:rPr>
      </w:pPr>
      <w:bookmarkStart w:colFirst="0" w:colLast="0" w:name="_heading=h.kyktf3lz4k7u" w:id="13"/>
      <w:bookmarkEnd w:id="13"/>
      <w:r w:rsidDel="00000000" w:rsidR="00000000" w:rsidRPr="00000000">
        <w:rPr>
          <w:rFonts w:ascii="Arial" w:cs="Arial" w:eastAsia="Arial" w:hAnsi="Arial"/>
          <w:i w:val="1"/>
          <w:sz w:val="34"/>
          <w:szCs w:val="34"/>
          <w:rtl w:val="0"/>
        </w:rPr>
        <w:t xml:space="preserve">1. Introduction</w:t>
      </w:r>
    </w:p>
    <w:p w:rsidR="00000000" w:rsidDel="00000000" w:rsidP="00000000" w:rsidRDefault="00000000" w:rsidRPr="00000000" w14:paraId="00000048">
      <w:pPr>
        <w:pStyle w:val="Heading3"/>
        <w:spacing w:after="80" w:before="280" w:lineRule="auto"/>
        <w:rPr>
          <w:rFonts w:ascii="Arial" w:cs="Arial" w:eastAsia="Arial" w:hAnsi="Arial"/>
          <w:i w:val="1"/>
          <w:sz w:val="26"/>
          <w:szCs w:val="26"/>
        </w:rPr>
      </w:pPr>
      <w:bookmarkStart w:colFirst="0" w:colLast="0" w:name="_heading=h.afeiqfwyseom" w:id="14"/>
      <w:bookmarkEnd w:id="14"/>
      <w:r w:rsidDel="00000000" w:rsidR="00000000" w:rsidRPr="00000000">
        <w:rPr>
          <w:rFonts w:ascii="Arial" w:cs="Arial" w:eastAsia="Arial" w:hAnsi="Arial"/>
          <w:i w:val="1"/>
          <w:sz w:val="26"/>
          <w:szCs w:val="26"/>
          <w:rtl w:val="0"/>
        </w:rPr>
        <w:t xml:space="preserve">1.1 Purpose</w:t>
      </w:r>
    </w:p>
    <w:p w:rsidR="00000000" w:rsidDel="00000000" w:rsidP="00000000" w:rsidRDefault="00000000" w:rsidRPr="00000000" w14:paraId="00000049">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purpose of this document is to define all software requirements for the SQL Dedective web-based learning game. It aims to clearly describe the goals, functionalities, and scope of the system to ensure a common understanding among developers, educators, and stakeholders.</w:t>
      </w:r>
    </w:p>
    <w:p w:rsidR="00000000" w:rsidDel="00000000" w:rsidP="00000000" w:rsidRDefault="00000000" w:rsidRPr="00000000" w14:paraId="0000004A">
      <w:pPr>
        <w:pStyle w:val="Heading3"/>
        <w:spacing w:after="80" w:before="280" w:lineRule="auto"/>
        <w:rPr>
          <w:rFonts w:ascii="Arial" w:cs="Arial" w:eastAsia="Arial" w:hAnsi="Arial"/>
          <w:i w:val="1"/>
          <w:sz w:val="26"/>
          <w:szCs w:val="26"/>
        </w:rPr>
      </w:pPr>
      <w:bookmarkStart w:colFirst="0" w:colLast="0" w:name="_heading=h.tki0r6u2bzi" w:id="16"/>
      <w:bookmarkEnd w:id="16"/>
      <w:r w:rsidDel="00000000" w:rsidR="00000000" w:rsidRPr="00000000">
        <w:rPr>
          <w:rFonts w:ascii="Arial" w:cs="Arial" w:eastAsia="Arial" w:hAnsi="Arial"/>
          <w:i w:val="1"/>
          <w:sz w:val="26"/>
          <w:szCs w:val="26"/>
          <w:rtl w:val="0"/>
        </w:rPr>
        <w:t xml:space="preserve">1.2 Document Conventions</w:t>
      </w:r>
    </w:p>
    <w:p w:rsidR="00000000" w:rsidDel="00000000" w:rsidP="00000000" w:rsidRDefault="00000000" w:rsidRPr="00000000" w14:paraId="0000004B">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This document follows the IEEE SRS standard format. Section numbering and headings are used to organize information logically. Technical terms related to databases and learning systems are written in standard English with consistent formatting.</w:t>
      </w:r>
    </w:p>
    <w:p w:rsidR="00000000" w:rsidDel="00000000" w:rsidP="00000000" w:rsidRDefault="00000000" w:rsidRPr="00000000" w14:paraId="0000004C">
      <w:pPr>
        <w:pStyle w:val="Heading3"/>
        <w:spacing w:after="80" w:before="280" w:lineRule="auto"/>
        <w:rPr>
          <w:rFonts w:ascii="Arial" w:cs="Arial" w:eastAsia="Arial" w:hAnsi="Arial"/>
          <w:i w:val="1"/>
          <w:sz w:val="26"/>
          <w:szCs w:val="26"/>
        </w:rPr>
      </w:pPr>
      <w:bookmarkStart w:colFirst="0" w:colLast="0" w:name="_heading=h.t1jccrnqeqfj" w:id="17"/>
      <w:bookmarkEnd w:id="17"/>
      <w:r w:rsidDel="00000000" w:rsidR="00000000" w:rsidRPr="00000000">
        <w:rPr>
          <w:rFonts w:ascii="Arial" w:cs="Arial" w:eastAsia="Arial" w:hAnsi="Arial"/>
          <w:i w:val="1"/>
          <w:sz w:val="26"/>
          <w:szCs w:val="26"/>
          <w:rtl w:val="0"/>
        </w:rPr>
        <w:t xml:space="preserve">1.3 Intended Audience and Reading Suggestions</w:t>
      </w:r>
    </w:p>
    <w:p w:rsidR="00000000" w:rsidDel="00000000" w:rsidP="00000000" w:rsidRDefault="00000000" w:rsidRPr="00000000" w14:paraId="0000004D">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This document is intended for software developers, project managers, testers, and educators. Developers should focus on system features and interfaces (Sections 3–4), while educators and testers may review overall descriptions and nonfunctional requirements (Sections 2 and 5).</w:t>
      </w:r>
    </w:p>
    <w:p w:rsidR="00000000" w:rsidDel="00000000" w:rsidP="00000000" w:rsidRDefault="00000000" w:rsidRPr="00000000" w14:paraId="0000004E">
      <w:pPr>
        <w:pStyle w:val="Heading3"/>
        <w:spacing w:after="80" w:before="280" w:lineRule="auto"/>
        <w:rPr>
          <w:rFonts w:ascii="Arial" w:cs="Arial" w:eastAsia="Arial" w:hAnsi="Arial"/>
          <w:i w:val="1"/>
          <w:sz w:val="26"/>
          <w:szCs w:val="26"/>
        </w:rPr>
      </w:pPr>
      <w:bookmarkStart w:colFirst="0" w:colLast="0" w:name="_heading=h.ii15czmr1e0k" w:id="18"/>
      <w:bookmarkEnd w:id="18"/>
      <w:r w:rsidDel="00000000" w:rsidR="00000000" w:rsidRPr="00000000">
        <w:rPr>
          <w:rFonts w:ascii="Arial" w:cs="Arial" w:eastAsia="Arial" w:hAnsi="Arial"/>
          <w:i w:val="1"/>
          <w:sz w:val="26"/>
          <w:szCs w:val="26"/>
          <w:rtl w:val="0"/>
        </w:rPr>
        <w:t xml:space="preserve">1.4 Product Scope</w:t>
      </w:r>
    </w:p>
    <w:p w:rsidR="00000000" w:rsidDel="00000000" w:rsidP="00000000" w:rsidRDefault="00000000" w:rsidRPr="00000000" w14:paraId="0000004F">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SQL Dedective is a gamified web-based platform that teaches SQL through interactive detective-themed missions. The system’s purpose is to help users learn and practice SQL commands by solving story-based database puzzles. It combines education and entertainment to make learning more engaging.</w:t>
      </w:r>
    </w:p>
    <w:p w:rsidR="00000000" w:rsidDel="00000000" w:rsidP="00000000" w:rsidRDefault="00000000" w:rsidRPr="00000000" w14:paraId="00000050">
      <w:pPr>
        <w:pStyle w:val="Heading3"/>
        <w:spacing w:after="80" w:before="280" w:lineRule="auto"/>
        <w:rPr>
          <w:rFonts w:ascii="Arial" w:cs="Arial" w:eastAsia="Arial" w:hAnsi="Arial"/>
          <w:i w:val="1"/>
          <w:sz w:val="26"/>
          <w:szCs w:val="26"/>
        </w:rPr>
      </w:pPr>
      <w:bookmarkStart w:colFirst="0" w:colLast="0" w:name="_heading=h.bwx2jwvpaiv8" w:id="19"/>
      <w:bookmarkEnd w:id="19"/>
      <w:r w:rsidDel="00000000" w:rsidR="00000000" w:rsidRPr="00000000">
        <w:rPr>
          <w:rFonts w:ascii="Arial" w:cs="Arial" w:eastAsia="Arial" w:hAnsi="Arial"/>
          <w:i w:val="1"/>
          <w:sz w:val="26"/>
          <w:szCs w:val="26"/>
          <w:rtl w:val="0"/>
        </w:rPr>
        <w:t xml:space="preserve">1.5 References</w:t>
      </w:r>
    </w:p>
    <w:p w:rsidR="00000000" w:rsidDel="00000000" w:rsidP="00000000" w:rsidRDefault="00000000" w:rsidRPr="00000000" w14:paraId="00000051">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References include official SQL documentation, W3C web standards, JavaScript and Python (Flask/Django) development guidelines, and general e-learning design frameworks.</w:t>
      </w:r>
    </w:p>
    <w:p w:rsidR="00000000" w:rsidDel="00000000" w:rsidP="00000000" w:rsidRDefault="00000000" w:rsidRPr="00000000" w14:paraId="00000052">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before="360" w:lineRule="auto"/>
        <w:rPr>
          <w:rFonts w:ascii="Arial" w:cs="Arial" w:eastAsia="Arial" w:hAnsi="Arial"/>
          <w:i w:val="1"/>
          <w:sz w:val="34"/>
          <w:szCs w:val="34"/>
        </w:rPr>
      </w:pPr>
      <w:bookmarkStart w:colFirst="0" w:colLast="0" w:name="_heading=h.o6q35z8cy9uv" w:id="20"/>
      <w:bookmarkEnd w:id="20"/>
      <w:r w:rsidDel="00000000" w:rsidR="00000000" w:rsidRPr="00000000">
        <w:rPr>
          <w:rFonts w:ascii="Arial" w:cs="Arial" w:eastAsia="Arial" w:hAnsi="Arial"/>
          <w:i w:val="1"/>
          <w:sz w:val="34"/>
          <w:szCs w:val="34"/>
          <w:rtl w:val="0"/>
        </w:rPr>
        <w:t xml:space="preserve">2. Overall Description</w:t>
      </w:r>
    </w:p>
    <w:p w:rsidR="00000000" w:rsidDel="00000000" w:rsidP="00000000" w:rsidRDefault="00000000" w:rsidRPr="00000000" w14:paraId="00000054">
      <w:pPr>
        <w:pStyle w:val="Heading3"/>
        <w:spacing w:after="80" w:before="280" w:lineRule="auto"/>
        <w:rPr>
          <w:rFonts w:ascii="Arial" w:cs="Arial" w:eastAsia="Arial" w:hAnsi="Arial"/>
          <w:i w:val="1"/>
          <w:sz w:val="26"/>
          <w:szCs w:val="26"/>
        </w:rPr>
      </w:pPr>
      <w:bookmarkStart w:colFirst="0" w:colLast="0" w:name="_heading=h.94w1wc9y4uc1" w:id="21"/>
      <w:bookmarkEnd w:id="21"/>
      <w:r w:rsidDel="00000000" w:rsidR="00000000" w:rsidRPr="00000000">
        <w:rPr>
          <w:rFonts w:ascii="Arial" w:cs="Arial" w:eastAsia="Arial" w:hAnsi="Arial"/>
          <w:i w:val="1"/>
          <w:sz w:val="26"/>
          <w:szCs w:val="26"/>
          <w:rtl w:val="0"/>
        </w:rPr>
        <w:t xml:space="preserve">2.1 Product Perspective</w:t>
      </w:r>
    </w:p>
    <w:p w:rsidR="00000000" w:rsidDel="00000000" w:rsidP="00000000" w:rsidRDefault="00000000" w:rsidRPr="00000000" w14:paraId="00000055">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SQL Dedective is an independent, web-based application that does not rely on existing systems. It can run in a browser and interact with a backend database for query processing. The system may later integrate with Learning Management Systems (LMS) via APIs.</w:t>
      </w:r>
    </w:p>
    <w:p w:rsidR="00000000" w:rsidDel="00000000" w:rsidP="00000000" w:rsidRDefault="00000000" w:rsidRPr="00000000" w14:paraId="00000056">
      <w:pPr>
        <w:pStyle w:val="Heading3"/>
        <w:spacing w:after="80" w:before="280" w:lineRule="auto"/>
        <w:rPr>
          <w:rFonts w:ascii="Arial" w:cs="Arial" w:eastAsia="Arial" w:hAnsi="Arial"/>
          <w:i w:val="1"/>
          <w:sz w:val="26"/>
          <w:szCs w:val="26"/>
        </w:rPr>
      </w:pPr>
      <w:bookmarkStart w:colFirst="0" w:colLast="0" w:name="_heading=h.vl1zceqcr5ut" w:id="22"/>
      <w:bookmarkEnd w:id="22"/>
      <w:r w:rsidDel="00000000" w:rsidR="00000000" w:rsidRPr="00000000">
        <w:rPr>
          <w:rFonts w:ascii="Arial" w:cs="Arial" w:eastAsia="Arial" w:hAnsi="Arial"/>
          <w:i w:val="1"/>
          <w:sz w:val="26"/>
          <w:szCs w:val="26"/>
          <w:rtl w:val="0"/>
        </w:rPr>
        <w:t xml:space="preserve">2.2 Product Functions</w:t>
      </w:r>
    </w:p>
    <w:p w:rsidR="00000000" w:rsidDel="00000000" w:rsidP="00000000" w:rsidRDefault="00000000" w:rsidRPr="00000000" w14:paraId="00000057">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main functions include:</w:t>
      </w:r>
    </w:p>
    <w:p w:rsidR="00000000" w:rsidDel="00000000" w:rsidP="00000000" w:rsidRDefault="00000000" w:rsidRPr="00000000" w14:paraId="00000058">
      <w:pPr>
        <w:numPr>
          <w:ilvl w:val="0"/>
          <w:numId w:val="2"/>
        </w:numPr>
        <w:spacing w:after="0" w:afterAutospacing="0" w:before="24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Providing SQL challenges through story-based missions</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Executing SQL queries and giving real-time feedback</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Tracking user progress and performance</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Offering different difficulty levels and achievements</w:t>
        <w:br w:type="textWrapping"/>
      </w:r>
    </w:p>
    <w:p w:rsidR="00000000" w:rsidDel="00000000" w:rsidP="00000000" w:rsidRDefault="00000000" w:rsidRPr="00000000" w14:paraId="0000005C">
      <w:pPr>
        <w:numPr>
          <w:ilvl w:val="0"/>
          <w:numId w:val="2"/>
        </w:numPr>
        <w:spacing w:after="24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Allowing instructors to create new tasks</w:t>
        <w:br w:type="textWrapping"/>
      </w:r>
    </w:p>
    <w:p w:rsidR="00000000" w:rsidDel="00000000" w:rsidP="00000000" w:rsidRDefault="00000000" w:rsidRPr="00000000" w14:paraId="0000005D">
      <w:pPr>
        <w:pStyle w:val="Heading3"/>
        <w:spacing w:after="80" w:before="280" w:lineRule="auto"/>
        <w:rPr>
          <w:rFonts w:ascii="Arial" w:cs="Arial" w:eastAsia="Arial" w:hAnsi="Arial"/>
          <w:i w:val="1"/>
          <w:sz w:val="26"/>
          <w:szCs w:val="26"/>
        </w:rPr>
      </w:pPr>
      <w:bookmarkStart w:colFirst="0" w:colLast="0" w:name="_heading=h.vwr04tultagi" w:id="23"/>
      <w:bookmarkEnd w:id="23"/>
      <w:r w:rsidDel="00000000" w:rsidR="00000000" w:rsidRPr="00000000">
        <w:rPr>
          <w:rFonts w:ascii="Arial" w:cs="Arial" w:eastAsia="Arial" w:hAnsi="Arial"/>
          <w:i w:val="1"/>
          <w:sz w:val="26"/>
          <w:szCs w:val="26"/>
          <w:rtl w:val="0"/>
        </w:rPr>
        <w:t xml:space="preserve">2.3 User Classes and Characteristics</w:t>
      </w:r>
    </w:p>
    <w:p w:rsidR="00000000" w:rsidDel="00000000" w:rsidP="00000000" w:rsidRDefault="00000000" w:rsidRPr="00000000" w14:paraId="0000005E">
      <w:pPr>
        <w:numPr>
          <w:ilvl w:val="0"/>
          <w:numId w:val="3"/>
        </w:numPr>
        <w:spacing w:after="0" w:afterAutospacing="0" w:before="24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Students: Beginners or intermediate learners who want to improve SQL skills.</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Instructors: Teachers who create and manage missions.</w:t>
        <w:br w:type="textWrapping"/>
      </w:r>
    </w:p>
    <w:p w:rsidR="00000000" w:rsidDel="00000000" w:rsidP="00000000" w:rsidRDefault="00000000" w:rsidRPr="00000000" w14:paraId="00000060">
      <w:pPr>
        <w:numPr>
          <w:ilvl w:val="0"/>
          <w:numId w:val="3"/>
        </w:numPr>
        <w:spacing w:after="24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Administrators: Users responsible for maintaining and monitoring the system.</w:t>
        <w:br w:type="textWrapping"/>
      </w:r>
    </w:p>
    <w:p w:rsidR="00000000" w:rsidDel="00000000" w:rsidP="00000000" w:rsidRDefault="00000000" w:rsidRPr="00000000" w14:paraId="00000061">
      <w:pPr>
        <w:pStyle w:val="Heading3"/>
        <w:spacing w:after="80" w:before="280" w:lineRule="auto"/>
        <w:rPr>
          <w:rFonts w:ascii="Arial" w:cs="Arial" w:eastAsia="Arial" w:hAnsi="Arial"/>
          <w:i w:val="1"/>
          <w:sz w:val="26"/>
          <w:szCs w:val="26"/>
        </w:rPr>
      </w:pPr>
      <w:bookmarkStart w:colFirst="0" w:colLast="0" w:name="_heading=h.6uschges9a15" w:id="24"/>
      <w:bookmarkEnd w:id="24"/>
      <w:r w:rsidDel="00000000" w:rsidR="00000000" w:rsidRPr="00000000">
        <w:rPr>
          <w:rFonts w:ascii="Arial" w:cs="Arial" w:eastAsia="Arial" w:hAnsi="Arial"/>
          <w:i w:val="1"/>
          <w:sz w:val="26"/>
          <w:szCs w:val="26"/>
          <w:rtl w:val="0"/>
        </w:rPr>
        <w:t xml:space="preserve">2.4 Operating Environment</w:t>
      </w:r>
    </w:p>
    <w:p w:rsidR="00000000" w:rsidDel="00000000" w:rsidP="00000000" w:rsidRDefault="00000000" w:rsidRPr="00000000" w14:paraId="00000062">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system will operate on standard web browsers (Chrome, Firefox, Edge, Safari) and will be compatible with both desktop and mobile devices. The backend server will use technologies such as Node.js or Python with MySQL or PostgreSQL databases.</w:t>
      </w:r>
    </w:p>
    <w:p w:rsidR="00000000" w:rsidDel="00000000" w:rsidP="00000000" w:rsidRDefault="00000000" w:rsidRPr="00000000" w14:paraId="00000063">
      <w:pPr>
        <w:pStyle w:val="Heading3"/>
        <w:spacing w:after="80" w:before="280" w:lineRule="auto"/>
        <w:rPr>
          <w:rFonts w:ascii="Arial" w:cs="Arial" w:eastAsia="Arial" w:hAnsi="Arial"/>
          <w:i w:val="1"/>
          <w:sz w:val="26"/>
          <w:szCs w:val="26"/>
        </w:rPr>
      </w:pPr>
      <w:bookmarkStart w:colFirst="0" w:colLast="0" w:name="_heading=h.xialrtf7ac65" w:id="25"/>
      <w:bookmarkEnd w:id="25"/>
      <w:r w:rsidDel="00000000" w:rsidR="00000000" w:rsidRPr="00000000">
        <w:rPr>
          <w:rFonts w:ascii="Arial" w:cs="Arial" w:eastAsia="Arial" w:hAnsi="Arial"/>
          <w:i w:val="1"/>
          <w:sz w:val="26"/>
          <w:szCs w:val="26"/>
          <w:rtl w:val="0"/>
        </w:rPr>
        <w:t xml:space="preserve">2.5 Design and Implementation Constraints</w:t>
      </w:r>
    </w:p>
    <w:p w:rsidR="00000000" w:rsidDel="00000000" w:rsidP="00000000" w:rsidRDefault="00000000" w:rsidRPr="00000000" w14:paraId="00000064">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project will use open-source frameworks and must comply with GDPR and educational privacy standards. Internet access is required for all gameplay features.</w:t>
      </w:r>
    </w:p>
    <w:p w:rsidR="00000000" w:rsidDel="00000000" w:rsidP="00000000" w:rsidRDefault="00000000" w:rsidRPr="00000000" w14:paraId="00000065">
      <w:pPr>
        <w:pStyle w:val="Heading3"/>
        <w:spacing w:after="80" w:before="280" w:lineRule="auto"/>
        <w:rPr>
          <w:rFonts w:ascii="Arial" w:cs="Arial" w:eastAsia="Arial" w:hAnsi="Arial"/>
          <w:i w:val="1"/>
          <w:sz w:val="26"/>
          <w:szCs w:val="26"/>
        </w:rPr>
      </w:pPr>
      <w:bookmarkStart w:colFirst="0" w:colLast="0" w:name="_heading=h.bsno8iuqm7n3" w:id="26"/>
      <w:bookmarkEnd w:id="26"/>
      <w:r w:rsidDel="00000000" w:rsidR="00000000" w:rsidRPr="00000000">
        <w:rPr>
          <w:rFonts w:ascii="Arial" w:cs="Arial" w:eastAsia="Arial" w:hAnsi="Arial"/>
          <w:i w:val="1"/>
          <w:sz w:val="26"/>
          <w:szCs w:val="26"/>
          <w:rtl w:val="0"/>
        </w:rPr>
        <w:t xml:space="preserve">2.6 User Documentation</w:t>
      </w:r>
    </w:p>
    <w:p w:rsidR="00000000" w:rsidDel="00000000" w:rsidP="00000000" w:rsidRDefault="00000000" w:rsidRPr="00000000" w14:paraId="00000066">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User documentation will include online tutorials, interactive guides, and help pages explaining gameplay mechanics, SQL syntax rules, and feedback interpretation.</w:t>
      </w:r>
    </w:p>
    <w:p w:rsidR="00000000" w:rsidDel="00000000" w:rsidP="00000000" w:rsidRDefault="00000000" w:rsidRPr="00000000" w14:paraId="00000067">
      <w:pPr>
        <w:pStyle w:val="Heading3"/>
        <w:spacing w:after="80" w:before="280" w:lineRule="auto"/>
        <w:rPr>
          <w:rFonts w:ascii="Arial" w:cs="Arial" w:eastAsia="Arial" w:hAnsi="Arial"/>
          <w:i w:val="1"/>
          <w:sz w:val="26"/>
          <w:szCs w:val="26"/>
        </w:rPr>
      </w:pPr>
      <w:bookmarkStart w:colFirst="0" w:colLast="0" w:name="_heading=h.fazfgc6lhmsh" w:id="27"/>
      <w:bookmarkEnd w:id="27"/>
      <w:r w:rsidDel="00000000" w:rsidR="00000000" w:rsidRPr="00000000">
        <w:rPr>
          <w:rFonts w:ascii="Arial" w:cs="Arial" w:eastAsia="Arial" w:hAnsi="Arial"/>
          <w:i w:val="1"/>
          <w:sz w:val="26"/>
          <w:szCs w:val="26"/>
          <w:rtl w:val="0"/>
        </w:rPr>
        <w:t xml:space="preserve">2.7 Assumptions and Dependencies</w:t>
      </w:r>
    </w:p>
    <w:p w:rsidR="00000000" w:rsidDel="00000000" w:rsidP="00000000" w:rsidRDefault="00000000" w:rsidRPr="00000000" w14:paraId="00000068">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It is assumed that users have basic computer knowledge and internet access. The game depends on stable web hosting, database functionality, and an active server connection.</w:t>
      </w:r>
    </w:p>
    <w:p w:rsidR="00000000" w:rsidDel="00000000" w:rsidP="00000000" w:rsidRDefault="00000000" w:rsidRPr="00000000" w14:paraId="00000069">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before="360" w:lineRule="auto"/>
        <w:rPr>
          <w:rFonts w:ascii="Arial" w:cs="Arial" w:eastAsia="Arial" w:hAnsi="Arial"/>
          <w:i w:val="1"/>
          <w:sz w:val="34"/>
          <w:szCs w:val="34"/>
        </w:rPr>
      </w:pPr>
      <w:bookmarkStart w:colFirst="0" w:colLast="0" w:name="_heading=h.9yvye7mqarel" w:id="28"/>
      <w:bookmarkEnd w:id="28"/>
      <w:r w:rsidDel="00000000" w:rsidR="00000000" w:rsidRPr="00000000">
        <w:rPr>
          <w:rFonts w:ascii="Arial" w:cs="Arial" w:eastAsia="Arial" w:hAnsi="Arial"/>
          <w:i w:val="1"/>
          <w:sz w:val="34"/>
          <w:szCs w:val="34"/>
          <w:rtl w:val="0"/>
        </w:rPr>
        <w:t xml:space="preserve">3. External Interface Requirements</w:t>
      </w:r>
    </w:p>
    <w:p w:rsidR="00000000" w:rsidDel="00000000" w:rsidP="00000000" w:rsidRDefault="00000000" w:rsidRPr="00000000" w14:paraId="0000006B">
      <w:pPr>
        <w:pStyle w:val="Heading3"/>
        <w:spacing w:after="80" w:before="280" w:lineRule="auto"/>
        <w:rPr>
          <w:rFonts w:ascii="Arial" w:cs="Arial" w:eastAsia="Arial" w:hAnsi="Arial"/>
          <w:i w:val="1"/>
          <w:sz w:val="26"/>
          <w:szCs w:val="26"/>
        </w:rPr>
      </w:pPr>
      <w:bookmarkStart w:colFirst="0" w:colLast="0" w:name="_heading=h.j74i9gybs0n" w:id="29"/>
      <w:bookmarkEnd w:id="29"/>
      <w:r w:rsidDel="00000000" w:rsidR="00000000" w:rsidRPr="00000000">
        <w:rPr>
          <w:rFonts w:ascii="Arial" w:cs="Arial" w:eastAsia="Arial" w:hAnsi="Arial"/>
          <w:i w:val="1"/>
          <w:sz w:val="26"/>
          <w:szCs w:val="26"/>
          <w:rtl w:val="0"/>
        </w:rPr>
        <w:t xml:space="preserve">3.1 User Interfaces</w:t>
      </w:r>
    </w:p>
    <w:p w:rsidR="00000000" w:rsidDel="00000000" w:rsidP="00000000" w:rsidRDefault="00000000" w:rsidRPr="00000000" w14:paraId="0000006C">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interface includes a login page, mission dashboard, SQL editor, result console, and progress tracker. The design will be responsive and easy to navigate, suitable for both beginners and experienced users.</w:t>
      </w:r>
    </w:p>
    <w:p w:rsidR="00000000" w:rsidDel="00000000" w:rsidP="00000000" w:rsidRDefault="00000000" w:rsidRPr="00000000" w14:paraId="0000006D">
      <w:pPr>
        <w:pStyle w:val="Heading3"/>
        <w:spacing w:after="80" w:before="280" w:lineRule="auto"/>
        <w:rPr>
          <w:rFonts w:ascii="Arial" w:cs="Arial" w:eastAsia="Arial" w:hAnsi="Arial"/>
          <w:i w:val="1"/>
          <w:sz w:val="26"/>
          <w:szCs w:val="26"/>
        </w:rPr>
      </w:pPr>
      <w:bookmarkStart w:colFirst="0" w:colLast="0" w:name="_heading=h.1zsq9rh2ylkh" w:id="30"/>
      <w:bookmarkEnd w:id="30"/>
      <w:r w:rsidDel="00000000" w:rsidR="00000000" w:rsidRPr="00000000">
        <w:rPr>
          <w:rFonts w:ascii="Arial" w:cs="Arial" w:eastAsia="Arial" w:hAnsi="Arial"/>
          <w:i w:val="1"/>
          <w:sz w:val="26"/>
          <w:szCs w:val="26"/>
          <w:rtl w:val="0"/>
        </w:rPr>
        <w:t xml:space="preserve">3.2 Hardware Interfaces</w:t>
      </w:r>
    </w:p>
    <w:p w:rsidR="00000000" w:rsidDel="00000000" w:rsidP="00000000" w:rsidRDefault="00000000" w:rsidRPr="00000000" w14:paraId="0000006E">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No specific hardware interfaces are required. The game runs on any device with an internet connection and a modern web browser.</w:t>
      </w:r>
    </w:p>
    <w:p w:rsidR="00000000" w:rsidDel="00000000" w:rsidP="00000000" w:rsidRDefault="00000000" w:rsidRPr="00000000" w14:paraId="0000006F">
      <w:pPr>
        <w:pStyle w:val="Heading3"/>
        <w:spacing w:after="80" w:before="280" w:lineRule="auto"/>
        <w:rPr>
          <w:rFonts w:ascii="Arial" w:cs="Arial" w:eastAsia="Arial" w:hAnsi="Arial"/>
          <w:i w:val="1"/>
          <w:sz w:val="26"/>
          <w:szCs w:val="26"/>
        </w:rPr>
      </w:pPr>
      <w:bookmarkStart w:colFirst="0" w:colLast="0" w:name="_heading=h.jhs4fkbpsp6o" w:id="31"/>
      <w:bookmarkEnd w:id="31"/>
      <w:r w:rsidDel="00000000" w:rsidR="00000000" w:rsidRPr="00000000">
        <w:rPr>
          <w:rFonts w:ascii="Arial" w:cs="Arial" w:eastAsia="Arial" w:hAnsi="Arial"/>
          <w:i w:val="1"/>
          <w:sz w:val="26"/>
          <w:szCs w:val="26"/>
          <w:rtl w:val="0"/>
        </w:rPr>
        <w:t xml:space="preserve">3.3 Software Interfaces</w:t>
      </w:r>
    </w:p>
    <w:p w:rsidR="00000000" w:rsidDel="00000000" w:rsidP="00000000" w:rsidRDefault="00000000" w:rsidRPr="00000000" w14:paraId="00000070">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SQL Dedective connects to backend databases for SQL query execution. It may use REST APIs for data exchange and authentication, and integrate with LMS platforms in future versions.</w:t>
      </w:r>
    </w:p>
    <w:p w:rsidR="00000000" w:rsidDel="00000000" w:rsidP="00000000" w:rsidRDefault="00000000" w:rsidRPr="00000000" w14:paraId="00000071">
      <w:pPr>
        <w:pStyle w:val="Heading3"/>
        <w:spacing w:after="80" w:before="280" w:lineRule="auto"/>
        <w:rPr>
          <w:rFonts w:ascii="Arial" w:cs="Arial" w:eastAsia="Arial" w:hAnsi="Arial"/>
          <w:i w:val="1"/>
          <w:sz w:val="26"/>
          <w:szCs w:val="26"/>
        </w:rPr>
      </w:pPr>
      <w:bookmarkStart w:colFirst="0" w:colLast="0" w:name="_heading=h.wvtx3lcj7lj9" w:id="32"/>
      <w:bookmarkEnd w:id="32"/>
      <w:r w:rsidDel="00000000" w:rsidR="00000000" w:rsidRPr="00000000">
        <w:rPr>
          <w:rFonts w:ascii="Arial" w:cs="Arial" w:eastAsia="Arial" w:hAnsi="Arial"/>
          <w:i w:val="1"/>
          <w:sz w:val="26"/>
          <w:szCs w:val="26"/>
          <w:rtl w:val="0"/>
        </w:rPr>
        <w:t xml:space="preserve">3.4 Communications Interfaces</w:t>
      </w:r>
    </w:p>
    <w:p w:rsidR="00000000" w:rsidDel="00000000" w:rsidP="00000000" w:rsidRDefault="00000000" w:rsidRPr="00000000" w14:paraId="00000072">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system will communicate over HTTPS for secure data transfer. Real-time communication for multiplayer or timed missions may use WebSocket technology.</w:t>
      </w:r>
    </w:p>
    <w:p w:rsidR="00000000" w:rsidDel="00000000" w:rsidP="00000000" w:rsidRDefault="00000000" w:rsidRPr="00000000" w14:paraId="00000073">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360" w:lineRule="auto"/>
        <w:rPr>
          <w:rFonts w:ascii="Arial" w:cs="Arial" w:eastAsia="Arial" w:hAnsi="Arial"/>
          <w:i w:val="1"/>
          <w:sz w:val="34"/>
          <w:szCs w:val="34"/>
        </w:rPr>
      </w:pPr>
      <w:bookmarkStart w:colFirst="0" w:colLast="0" w:name="_heading=h.q8d7573zhz5h" w:id="33"/>
      <w:bookmarkEnd w:id="33"/>
      <w:r w:rsidDel="00000000" w:rsidR="00000000" w:rsidRPr="00000000">
        <w:rPr>
          <w:rFonts w:ascii="Arial" w:cs="Arial" w:eastAsia="Arial" w:hAnsi="Arial"/>
          <w:i w:val="1"/>
          <w:sz w:val="34"/>
          <w:szCs w:val="34"/>
          <w:rtl w:val="0"/>
        </w:rPr>
        <w:t xml:space="preserve">4. System Features</w:t>
      </w:r>
    </w:p>
    <w:p w:rsidR="00000000" w:rsidDel="00000000" w:rsidP="00000000" w:rsidRDefault="00000000" w:rsidRPr="00000000" w14:paraId="00000075">
      <w:pPr>
        <w:pStyle w:val="Heading3"/>
        <w:spacing w:after="80" w:before="280" w:lineRule="auto"/>
        <w:rPr>
          <w:rFonts w:ascii="Arial" w:cs="Arial" w:eastAsia="Arial" w:hAnsi="Arial"/>
          <w:i w:val="1"/>
          <w:sz w:val="26"/>
          <w:szCs w:val="26"/>
        </w:rPr>
      </w:pPr>
      <w:bookmarkStart w:colFirst="0" w:colLast="0" w:name="_heading=h.2s1ta0ducz79" w:id="34"/>
      <w:bookmarkEnd w:id="34"/>
      <w:r w:rsidDel="00000000" w:rsidR="00000000" w:rsidRPr="00000000">
        <w:rPr>
          <w:rFonts w:ascii="Arial" w:cs="Arial" w:eastAsia="Arial" w:hAnsi="Arial"/>
          <w:i w:val="1"/>
          <w:sz w:val="26"/>
          <w:szCs w:val="26"/>
          <w:rtl w:val="0"/>
        </w:rPr>
        <w:t xml:space="preserve">4.1 Interactive SQL Missions</w:t>
      </w:r>
    </w:p>
    <w:p w:rsidR="00000000" w:rsidDel="00000000" w:rsidP="00000000" w:rsidRDefault="00000000" w:rsidRPr="00000000" w14:paraId="00000076">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This feature allows users to solve SQL-based detective cases by writing and executing queries.</w:t>
      </w:r>
    </w:p>
    <w:p w:rsidR="00000000" w:rsidDel="00000000" w:rsidP="00000000" w:rsidRDefault="00000000" w:rsidRPr="00000000" w14:paraId="00000077">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Priority: High</w:t>
      </w:r>
    </w:p>
    <w:p w:rsidR="00000000" w:rsidDel="00000000" w:rsidP="00000000" w:rsidRDefault="00000000" w:rsidRPr="00000000" w14:paraId="00000078">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system evaluates queries, provides instant feedback, and rewards successful completions.</w:t>
      </w:r>
    </w:p>
    <w:p w:rsidR="00000000" w:rsidDel="00000000" w:rsidP="00000000" w:rsidRDefault="00000000" w:rsidRPr="00000000" w14:paraId="00000079">
      <w:pPr>
        <w:pStyle w:val="Heading3"/>
        <w:spacing w:after="80" w:before="280" w:lineRule="auto"/>
        <w:rPr>
          <w:rFonts w:ascii="Arial" w:cs="Arial" w:eastAsia="Arial" w:hAnsi="Arial"/>
          <w:i w:val="1"/>
          <w:sz w:val="26"/>
          <w:szCs w:val="26"/>
        </w:rPr>
      </w:pPr>
      <w:bookmarkStart w:colFirst="0" w:colLast="0" w:name="_heading=h.97pf5s29gi02" w:id="35"/>
      <w:bookmarkEnd w:id="35"/>
      <w:r w:rsidDel="00000000" w:rsidR="00000000" w:rsidRPr="00000000">
        <w:rPr>
          <w:rFonts w:ascii="Arial" w:cs="Arial" w:eastAsia="Arial" w:hAnsi="Arial"/>
          <w:i w:val="1"/>
          <w:sz w:val="26"/>
          <w:szCs w:val="26"/>
          <w:rtl w:val="0"/>
        </w:rPr>
        <w:t xml:space="preserve">4.2 Progress Tracking and Rewards</w:t>
      </w:r>
    </w:p>
    <w:p w:rsidR="00000000" w:rsidDel="00000000" w:rsidP="00000000" w:rsidRDefault="00000000" w:rsidRPr="00000000" w14:paraId="0000007A">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This feature records each user’s performance, badges, and levels. It motivates learners to continue practicing SQL and improving their skills.</w:t>
      </w:r>
    </w:p>
    <w:p w:rsidR="00000000" w:rsidDel="00000000" w:rsidP="00000000" w:rsidRDefault="00000000" w:rsidRPr="00000000" w14:paraId="0000007B">
      <w:pPr>
        <w:pStyle w:val="Heading3"/>
        <w:spacing w:after="80" w:before="280" w:lineRule="auto"/>
        <w:rPr>
          <w:rFonts w:ascii="Arial" w:cs="Arial" w:eastAsia="Arial" w:hAnsi="Arial"/>
          <w:i w:val="1"/>
          <w:sz w:val="26"/>
          <w:szCs w:val="26"/>
        </w:rPr>
      </w:pPr>
      <w:bookmarkStart w:colFirst="0" w:colLast="0" w:name="_heading=h.5o7zbqipe855" w:id="36"/>
      <w:bookmarkEnd w:id="36"/>
      <w:r w:rsidDel="00000000" w:rsidR="00000000" w:rsidRPr="00000000">
        <w:rPr>
          <w:rFonts w:ascii="Arial" w:cs="Arial" w:eastAsia="Arial" w:hAnsi="Arial"/>
          <w:i w:val="1"/>
          <w:sz w:val="26"/>
          <w:szCs w:val="26"/>
          <w:rtl w:val="0"/>
        </w:rPr>
        <w:t xml:space="preserve">4.3 Instructor Management Tools</w:t>
      </w:r>
    </w:p>
    <w:p w:rsidR="00000000" w:rsidDel="00000000" w:rsidP="00000000" w:rsidRDefault="00000000" w:rsidRPr="00000000" w14:paraId="0000007C">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Instructors can create, edit, and assign missions, view student progress, and generate reports. This enhances the learning experience in classroom or remote education settings.</w:t>
      </w:r>
    </w:p>
    <w:p w:rsidR="00000000" w:rsidDel="00000000" w:rsidP="00000000" w:rsidRDefault="00000000" w:rsidRPr="00000000" w14:paraId="0000007D">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rFonts w:ascii="Arial" w:cs="Arial" w:eastAsia="Arial" w:hAnsi="Arial"/>
          <w:i w:val="1"/>
          <w:sz w:val="34"/>
          <w:szCs w:val="34"/>
        </w:rPr>
      </w:pPr>
      <w:bookmarkStart w:colFirst="0" w:colLast="0" w:name="_heading=h.6sb8l79hxobo" w:id="37"/>
      <w:bookmarkEnd w:id="37"/>
      <w:r w:rsidDel="00000000" w:rsidR="00000000" w:rsidRPr="00000000">
        <w:rPr>
          <w:rFonts w:ascii="Arial" w:cs="Arial" w:eastAsia="Arial" w:hAnsi="Arial"/>
          <w:i w:val="1"/>
          <w:sz w:val="34"/>
          <w:szCs w:val="34"/>
          <w:rtl w:val="0"/>
        </w:rPr>
        <w:t xml:space="preserve">5. Other Nonfunctional Requirements</w:t>
      </w:r>
    </w:p>
    <w:p w:rsidR="00000000" w:rsidDel="00000000" w:rsidP="00000000" w:rsidRDefault="00000000" w:rsidRPr="00000000" w14:paraId="0000007F">
      <w:pPr>
        <w:pStyle w:val="Heading3"/>
        <w:spacing w:after="80" w:before="280" w:lineRule="auto"/>
        <w:rPr>
          <w:rFonts w:ascii="Arial" w:cs="Arial" w:eastAsia="Arial" w:hAnsi="Arial"/>
          <w:i w:val="1"/>
          <w:sz w:val="26"/>
          <w:szCs w:val="26"/>
        </w:rPr>
      </w:pPr>
      <w:bookmarkStart w:colFirst="0" w:colLast="0" w:name="_heading=h.bgqema60hsdo" w:id="38"/>
      <w:bookmarkEnd w:id="38"/>
      <w:r w:rsidDel="00000000" w:rsidR="00000000" w:rsidRPr="00000000">
        <w:rPr>
          <w:rFonts w:ascii="Arial" w:cs="Arial" w:eastAsia="Arial" w:hAnsi="Arial"/>
          <w:i w:val="1"/>
          <w:sz w:val="26"/>
          <w:szCs w:val="26"/>
          <w:rtl w:val="0"/>
        </w:rPr>
        <w:t xml:space="preserve">5.1 Performance Requirements</w:t>
      </w:r>
    </w:p>
    <w:p w:rsidR="00000000" w:rsidDel="00000000" w:rsidP="00000000" w:rsidRDefault="00000000" w:rsidRPr="00000000" w14:paraId="00000080">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system should load pages within 3 seconds and process SQL queries in under 1 second under standard network conditions.</w:t>
      </w:r>
    </w:p>
    <w:p w:rsidR="00000000" w:rsidDel="00000000" w:rsidP="00000000" w:rsidRDefault="00000000" w:rsidRPr="00000000" w14:paraId="00000081">
      <w:pPr>
        <w:pStyle w:val="Heading3"/>
        <w:spacing w:after="80" w:before="280" w:lineRule="auto"/>
        <w:rPr>
          <w:rFonts w:ascii="Arial" w:cs="Arial" w:eastAsia="Arial" w:hAnsi="Arial"/>
          <w:i w:val="1"/>
          <w:sz w:val="26"/>
          <w:szCs w:val="26"/>
        </w:rPr>
      </w:pPr>
      <w:bookmarkStart w:colFirst="0" w:colLast="0" w:name="_heading=h.mzbcacs2n1ac" w:id="39"/>
      <w:bookmarkEnd w:id="39"/>
      <w:r w:rsidDel="00000000" w:rsidR="00000000" w:rsidRPr="00000000">
        <w:rPr>
          <w:rFonts w:ascii="Arial" w:cs="Arial" w:eastAsia="Arial" w:hAnsi="Arial"/>
          <w:i w:val="1"/>
          <w:sz w:val="26"/>
          <w:szCs w:val="26"/>
          <w:rtl w:val="0"/>
        </w:rPr>
        <w:t xml:space="preserve">5.2 Safety Requirements</w:t>
      </w:r>
    </w:p>
    <w:p w:rsidR="00000000" w:rsidDel="00000000" w:rsidP="00000000" w:rsidRDefault="00000000" w:rsidRPr="00000000" w14:paraId="00000082">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User data and progress should be backed up daily to prevent loss. The system should handle errors safely without data corruption.</w:t>
      </w:r>
    </w:p>
    <w:p w:rsidR="00000000" w:rsidDel="00000000" w:rsidP="00000000" w:rsidRDefault="00000000" w:rsidRPr="00000000" w14:paraId="00000083">
      <w:pPr>
        <w:pStyle w:val="Heading3"/>
        <w:spacing w:after="80" w:before="280" w:lineRule="auto"/>
        <w:rPr>
          <w:rFonts w:ascii="Arial" w:cs="Arial" w:eastAsia="Arial" w:hAnsi="Arial"/>
          <w:i w:val="1"/>
          <w:sz w:val="26"/>
          <w:szCs w:val="26"/>
        </w:rPr>
      </w:pPr>
      <w:bookmarkStart w:colFirst="0" w:colLast="0" w:name="_heading=h.gbz6keaouflj" w:id="40"/>
      <w:bookmarkEnd w:id="40"/>
      <w:r w:rsidDel="00000000" w:rsidR="00000000" w:rsidRPr="00000000">
        <w:rPr>
          <w:rFonts w:ascii="Arial" w:cs="Arial" w:eastAsia="Arial" w:hAnsi="Arial"/>
          <w:i w:val="1"/>
          <w:sz w:val="26"/>
          <w:szCs w:val="26"/>
          <w:rtl w:val="0"/>
        </w:rPr>
        <w:t xml:space="preserve">5.3 Security Requirements</w:t>
      </w:r>
    </w:p>
    <w:p w:rsidR="00000000" w:rsidDel="00000000" w:rsidP="00000000" w:rsidRDefault="00000000" w:rsidRPr="00000000" w14:paraId="00000084">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All communications must use HTTPS encryption. User authentication will be done via JWT or OAuth2. Different user roles (student, instructor, admin) will have restricted access.</w:t>
      </w:r>
    </w:p>
    <w:p w:rsidR="00000000" w:rsidDel="00000000" w:rsidP="00000000" w:rsidRDefault="00000000" w:rsidRPr="00000000" w14:paraId="00000085">
      <w:pPr>
        <w:pStyle w:val="Heading3"/>
        <w:spacing w:after="80" w:before="280" w:lineRule="auto"/>
        <w:rPr>
          <w:rFonts w:ascii="Arial" w:cs="Arial" w:eastAsia="Arial" w:hAnsi="Arial"/>
          <w:i w:val="1"/>
          <w:sz w:val="26"/>
          <w:szCs w:val="26"/>
        </w:rPr>
      </w:pPr>
      <w:bookmarkStart w:colFirst="0" w:colLast="0" w:name="_heading=h.rd1ngrqqagwz" w:id="41"/>
      <w:bookmarkEnd w:id="41"/>
      <w:r w:rsidDel="00000000" w:rsidR="00000000" w:rsidRPr="00000000">
        <w:rPr>
          <w:rFonts w:ascii="Arial" w:cs="Arial" w:eastAsia="Arial" w:hAnsi="Arial"/>
          <w:i w:val="1"/>
          <w:sz w:val="26"/>
          <w:szCs w:val="26"/>
          <w:rtl w:val="0"/>
        </w:rPr>
        <w:t xml:space="preserve">5.4 Software Quality Attributes</w:t>
      </w:r>
    </w:p>
    <w:p w:rsidR="00000000" w:rsidDel="00000000" w:rsidP="00000000" w:rsidRDefault="00000000" w:rsidRPr="00000000" w14:paraId="00000086">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system should be reliable, user-friendly, maintainable, and portable. Accessibility and usability for learners of all backgrounds will be emphasized.</w:t>
      </w:r>
    </w:p>
    <w:p w:rsidR="00000000" w:rsidDel="00000000" w:rsidP="00000000" w:rsidRDefault="00000000" w:rsidRPr="00000000" w14:paraId="00000087">
      <w:pPr>
        <w:pStyle w:val="Heading3"/>
        <w:spacing w:after="80" w:before="280" w:lineRule="auto"/>
        <w:rPr>
          <w:rFonts w:ascii="Arial" w:cs="Arial" w:eastAsia="Arial" w:hAnsi="Arial"/>
          <w:i w:val="1"/>
          <w:sz w:val="26"/>
          <w:szCs w:val="26"/>
        </w:rPr>
      </w:pPr>
      <w:bookmarkStart w:colFirst="0" w:colLast="0" w:name="_heading=h.40ihiqxai490" w:id="42"/>
      <w:bookmarkEnd w:id="42"/>
      <w:r w:rsidDel="00000000" w:rsidR="00000000" w:rsidRPr="00000000">
        <w:rPr>
          <w:rFonts w:ascii="Arial" w:cs="Arial" w:eastAsia="Arial" w:hAnsi="Arial"/>
          <w:i w:val="1"/>
          <w:sz w:val="26"/>
          <w:szCs w:val="26"/>
          <w:rtl w:val="0"/>
        </w:rPr>
        <w:t xml:space="preserve">5.5 Business Rules</w:t>
      </w:r>
    </w:p>
    <w:p w:rsidR="00000000" w:rsidDel="00000000" w:rsidP="00000000" w:rsidRDefault="00000000" w:rsidRPr="00000000" w14:paraId="00000088">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Only registered users can access learning missions. Instructors can manage course content, while administrators oversee system-level operations.</w:t>
      </w:r>
    </w:p>
    <w:p w:rsidR="00000000" w:rsidDel="00000000" w:rsidP="00000000" w:rsidRDefault="00000000" w:rsidRPr="00000000" w14:paraId="00000089">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before="360" w:lineRule="auto"/>
        <w:rPr>
          <w:rFonts w:ascii="Arial" w:cs="Arial" w:eastAsia="Arial" w:hAnsi="Arial"/>
          <w:i w:val="1"/>
          <w:sz w:val="34"/>
          <w:szCs w:val="34"/>
        </w:rPr>
      </w:pPr>
      <w:bookmarkStart w:colFirst="0" w:colLast="0" w:name="_heading=h.u3xh5m1djbdv" w:id="43"/>
      <w:bookmarkEnd w:id="43"/>
      <w:r w:rsidDel="00000000" w:rsidR="00000000" w:rsidRPr="00000000">
        <w:rPr>
          <w:rFonts w:ascii="Arial" w:cs="Arial" w:eastAsia="Arial" w:hAnsi="Arial"/>
          <w:i w:val="1"/>
          <w:sz w:val="34"/>
          <w:szCs w:val="34"/>
          <w:rtl w:val="0"/>
        </w:rPr>
        <w:t xml:space="preserve">6. Other Requirements</w:t>
      </w:r>
    </w:p>
    <w:p w:rsidR="00000000" w:rsidDel="00000000" w:rsidP="00000000" w:rsidRDefault="00000000" w:rsidRPr="00000000" w14:paraId="0000008B">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The system should support multiple languages (initially English and Turkish). Future updates may include query-based competitions or integration with AI-assisted SQL tutoring.</w:t>
      </w:r>
    </w:p>
    <w:p w:rsidR="00000000" w:rsidDel="00000000" w:rsidP="00000000" w:rsidRDefault="00000000" w:rsidRPr="00000000" w14:paraId="0000008C">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before="360" w:lineRule="auto"/>
        <w:rPr>
          <w:rFonts w:ascii="Arial" w:cs="Arial" w:eastAsia="Arial" w:hAnsi="Arial"/>
          <w:i w:val="1"/>
          <w:sz w:val="34"/>
          <w:szCs w:val="34"/>
        </w:rPr>
      </w:pPr>
      <w:bookmarkStart w:colFirst="0" w:colLast="0" w:name="_heading=h.547bfqrn42" w:id="44"/>
      <w:bookmarkEnd w:id="44"/>
      <w:r w:rsidDel="00000000" w:rsidR="00000000" w:rsidRPr="00000000">
        <w:rPr>
          <w:rFonts w:ascii="Arial" w:cs="Arial" w:eastAsia="Arial" w:hAnsi="Arial"/>
          <w:i w:val="1"/>
          <w:sz w:val="34"/>
          <w:szCs w:val="34"/>
          <w:rtl w:val="0"/>
        </w:rPr>
        <w:t xml:space="preserve">Appendix A: Glossary</w:t>
      </w:r>
    </w:p>
    <w:p w:rsidR="00000000" w:rsidDel="00000000" w:rsidP="00000000" w:rsidRDefault="00000000" w:rsidRPr="00000000" w14:paraId="0000008E">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SQL: Structured Query Language used for managing databases.</w:t>
      </w:r>
    </w:p>
    <w:p w:rsidR="00000000" w:rsidDel="00000000" w:rsidP="00000000" w:rsidRDefault="00000000" w:rsidRPr="00000000" w14:paraId="0000008F">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Mission: A gamified SQL problem in the system.</w:t>
      </w:r>
    </w:p>
    <w:p w:rsidR="00000000" w:rsidDel="00000000" w:rsidP="00000000" w:rsidRDefault="00000000" w:rsidRPr="00000000" w14:paraId="00000090">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Badge: A reward for completing a challenge.</w:t>
      </w:r>
    </w:p>
    <w:p w:rsidR="00000000" w:rsidDel="00000000" w:rsidP="00000000" w:rsidRDefault="00000000" w:rsidRPr="00000000" w14:paraId="00000091">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LMS: Learning Management System used in educational environments.</w:t>
      </w:r>
    </w:p>
    <w:p w:rsidR="00000000" w:rsidDel="00000000" w:rsidP="00000000" w:rsidRDefault="00000000" w:rsidRPr="00000000" w14:paraId="00000092">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before="360" w:lineRule="auto"/>
        <w:rPr>
          <w:rFonts w:ascii="Arial" w:cs="Arial" w:eastAsia="Arial" w:hAnsi="Arial"/>
          <w:i w:val="1"/>
          <w:sz w:val="34"/>
          <w:szCs w:val="34"/>
        </w:rPr>
      </w:pPr>
      <w:bookmarkStart w:colFirst="0" w:colLast="0" w:name="_heading=h.5gdzhswo5k7h" w:id="45"/>
      <w:bookmarkEnd w:id="45"/>
      <w:r w:rsidDel="00000000" w:rsidR="00000000" w:rsidRPr="00000000">
        <w:rPr>
          <w:rFonts w:ascii="Arial" w:cs="Arial" w:eastAsia="Arial" w:hAnsi="Arial"/>
          <w:i w:val="1"/>
          <w:sz w:val="34"/>
          <w:szCs w:val="34"/>
          <w:rtl w:val="0"/>
        </w:rPr>
        <w:t xml:space="preserve">Appendix B: Analysis Models</w:t>
      </w:r>
    </w:p>
    <w:p w:rsidR="00000000" w:rsidDel="00000000" w:rsidP="00000000" w:rsidRDefault="00000000" w:rsidRPr="00000000" w14:paraId="00000094">
      <w:pPr>
        <w:spacing w:after="240" w:before="240" w:lineRule="auto"/>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Use case and class diagrams describe the relationship between users, missions, and the query engine. Entity-relationship diagrams define the game database design.</w:t>
      </w:r>
    </w:p>
    <w:p w:rsidR="00000000" w:rsidDel="00000000" w:rsidP="00000000" w:rsidRDefault="00000000" w:rsidRPr="00000000" w14:paraId="00000095">
      <w:pPr>
        <w:rPr>
          <w:rFonts w:ascii="Arial" w:cs="Arial" w:eastAsia="Arial" w:hAnsi="Arial"/>
          <w:i w:val="1"/>
          <w:sz w:val="22"/>
          <w:szCs w:val="22"/>
        </w:rPr>
      </w:pPr>
      <w:bookmarkStart w:colFirst="0" w:colLast="0" w:name="_heading=h.nqzbrpbyunf3"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rFonts w:ascii="Arial" w:cs="Arial" w:eastAsia="Arial" w:hAnsi="Arial"/>
          <w:i w:val="1"/>
          <w:sz w:val="34"/>
          <w:szCs w:val="34"/>
        </w:rPr>
      </w:pPr>
      <w:bookmarkStart w:colFirst="0" w:colLast="0" w:name="_heading=h.m6ujhm3ed08i" w:id="46"/>
      <w:bookmarkEnd w:id="46"/>
      <w:r w:rsidDel="00000000" w:rsidR="00000000" w:rsidRPr="00000000">
        <w:rPr>
          <w:rFonts w:ascii="Arial" w:cs="Arial" w:eastAsia="Arial" w:hAnsi="Arial"/>
          <w:i w:val="1"/>
          <w:sz w:val="34"/>
          <w:szCs w:val="34"/>
          <w:rtl w:val="0"/>
        </w:rPr>
        <w:t xml:space="preserve">Appendix C: To Be Determined List</w:t>
      </w:r>
    </w:p>
    <w:p w:rsidR="00000000" w:rsidDel="00000000" w:rsidP="00000000" w:rsidRDefault="00000000" w:rsidRPr="00000000" w14:paraId="00000097">
      <w:pPr>
        <w:numPr>
          <w:ilvl w:val="0"/>
          <w:numId w:val="1"/>
        </w:numPr>
        <w:spacing w:after="0" w:afterAutospacing="0" w:before="24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Final design of UI themes and storylines</w:t>
        <w:br w:type="textWrapping"/>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Selection of backend framework (Flask/Django)</w:t>
        <w:br w:type="textWrapping"/>
      </w:r>
    </w:p>
    <w:p w:rsidR="00000000" w:rsidDel="00000000" w:rsidP="00000000" w:rsidRDefault="00000000" w:rsidRPr="00000000" w14:paraId="00000099">
      <w:pPr>
        <w:numPr>
          <w:ilvl w:val="0"/>
          <w:numId w:val="1"/>
        </w:numPr>
        <w:spacing w:after="240" w:before="0" w:beforeAutospacing="0" w:lineRule="auto"/>
        <w:ind w:left="720" w:hanging="360"/>
        <w:rPr>
          <w:rFonts w:ascii="Arial" w:cs="Arial" w:eastAsia="Arial" w:hAnsi="Arial"/>
          <w:i w:val="1"/>
          <w:sz w:val="22"/>
          <w:szCs w:val="22"/>
        </w:rPr>
      </w:pPr>
      <w:bookmarkStart w:colFirst="0" w:colLast="0" w:name="_heading=h.nqzbrpbyunf3" w:id="15"/>
      <w:bookmarkEnd w:id="15"/>
      <w:r w:rsidDel="00000000" w:rsidR="00000000" w:rsidRPr="00000000">
        <w:rPr>
          <w:rFonts w:ascii="Arial" w:cs="Arial" w:eastAsia="Arial" w:hAnsi="Arial"/>
          <w:i w:val="1"/>
          <w:sz w:val="22"/>
          <w:szCs w:val="22"/>
          <w:rtl w:val="0"/>
        </w:rPr>
        <w:t xml:space="preserve">Hosting provider for production release</w:t>
        <w:br w:type="textWrapping"/>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nqzbrpbyunf3" w:id="15"/>
      <w:bookmarkEnd w:id="15"/>
      <w:r w:rsidDel="00000000" w:rsidR="00000000" w:rsidRPr="00000000">
        <w:rPr>
          <w:rtl w:val="0"/>
        </w:rPr>
      </w:r>
    </w:p>
    <w:sectPr>
      <w:headerReference r:id="rId8" w:type="default"/>
      <w:foot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1PntfjO2OAds6DlyPk/yh1Fnw==">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